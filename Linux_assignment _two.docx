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b w:val="1"/>
          <w:color w:val="980000"/>
        </w:rPr>
      </w:pPr>
      <w:r w:rsidDel="00000000" w:rsidR="00000000" w:rsidRPr="00000000">
        <w:rPr>
          <w:rFonts w:ascii="Calibri" w:cs="Calibri" w:eastAsia="Calibri" w:hAnsi="Calibri"/>
          <w:b w:val="1"/>
          <w:color w:val="980000"/>
          <w:rtl w:val="0"/>
        </w:rPr>
        <w:t xml:space="preserve">Name: Shagufta Nadaf</w:t>
      </w:r>
    </w:p>
    <w:p w:rsidR="00000000" w:rsidDel="00000000" w:rsidP="00000000" w:rsidRDefault="00000000" w:rsidRPr="00000000" w14:paraId="0000000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  <w:b w:val="1"/>
          <w:color w:val="980000"/>
        </w:rPr>
      </w:pPr>
      <w:r w:rsidDel="00000000" w:rsidR="00000000" w:rsidRPr="00000000">
        <w:rPr>
          <w:rFonts w:ascii="Calibri" w:cs="Calibri" w:eastAsia="Calibri" w:hAnsi="Calibri"/>
          <w:b w:val="1"/>
          <w:color w:val="980000"/>
          <w:rtl w:val="0"/>
        </w:rPr>
        <w:t xml:space="preserve">Roll No: 47</w:t>
      </w:r>
    </w:p>
    <w:p w:rsidR="00000000" w:rsidDel="00000000" w:rsidP="00000000" w:rsidRDefault="00000000" w:rsidRPr="00000000" w14:paraId="0000000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Q.1 Create group and user as given below</w:t>
      </w:r>
    </w:p>
    <w:p w:rsidR="00000000" w:rsidDel="00000000" w:rsidP="00000000" w:rsidRDefault="00000000" w:rsidRPr="00000000" w14:paraId="0000000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Red</w:t>
      </w:r>
    </w:p>
    <w:p w:rsidR="00000000" w:rsidDel="00000000" w:rsidP="00000000" w:rsidRDefault="00000000" w:rsidRPr="00000000" w14:paraId="0000000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apple</w:t>
      </w:r>
    </w:p>
    <w:p w:rsidR="00000000" w:rsidDel="00000000" w:rsidP="00000000" w:rsidRDefault="00000000" w:rsidRPr="00000000" w14:paraId="0000000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banana</w:t>
      </w:r>
    </w:p>
    <w:p w:rsidR="00000000" w:rsidDel="00000000" w:rsidP="00000000" w:rsidRDefault="00000000" w:rsidRPr="00000000" w14:paraId="0000000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cat</w:t>
      </w:r>
    </w:p>
    <w:p w:rsidR="00000000" w:rsidDel="00000000" w:rsidP="00000000" w:rsidRDefault="00000000" w:rsidRPr="00000000" w14:paraId="0000000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dog</w:t>
      </w:r>
    </w:p>
    <w:p w:rsidR="00000000" w:rsidDel="00000000" w:rsidP="00000000" w:rsidRDefault="00000000" w:rsidRPr="00000000" w14:paraId="0000000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elephant</w:t>
      </w:r>
    </w:p>
    <w:p w:rsidR="00000000" w:rsidDel="00000000" w:rsidP="00000000" w:rsidRDefault="00000000" w:rsidRPr="00000000" w14:paraId="0000000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Blue</w:t>
      </w:r>
    </w:p>
    <w:p w:rsidR="00000000" w:rsidDel="00000000" w:rsidP="00000000" w:rsidRDefault="00000000" w:rsidRPr="00000000" w14:paraId="0000000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fish</w:t>
      </w:r>
    </w:p>
    <w:p w:rsidR="00000000" w:rsidDel="00000000" w:rsidP="00000000" w:rsidRDefault="00000000" w:rsidRPr="00000000" w14:paraId="0000000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gun</w:t>
      </w:r>
    </w:p>
    <w:p w:rsidR="00000000" w:rsidDel="00000000" w:rsidP="00000000" w:rsidRDefault="00000000" w:rsidRPr="00000000" w14:paraId="0000000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horse</w:t>
      </w:r>
    </w:p>
    <w:p w:rsidR="00000000" w:rsidDel="00000000" w:rsidP="00000000" w:rsidRDefault="00000000" w:rsidRPr="00000000" w14:paraId="0000000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icecream</w:t>
      </w:r>
    </w:p>
    <w:p w:rsidR="00000000" w:rsidDel="00000000" w:rsidP="00000000" w:rsidRDefault="00000000" w:rsidRPr="00000000" w14:paraId="0000001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green</w:t>
      </w:r>
    </w:p>
    <w:p w:rsidR="00000000" w:rsidDel="00000000" w:rsidP="00000000" w:rsidRDefault="00000000" w:rsidRPr="00000000" w14:paraId="0000001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jelly</w:t>
      </w:r>
    </w:p>
    <w:p w:rsidR="00000000" w:rsidDel="00000000" w:rsidP="00000000" w:rsidRDefault="00000000" w:rsidRPr="00000000" w14:paraId="0000001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kitkat</w:t>
      </w:r>
    </w:p>
    <w:p w:rsidR="00000000" w:rsidDel="00000000" w:rsidP="00000000" w:rsidRDefault="00000000" w:rsidRPr="00000000" w14:paraId="0000001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lolipop</w:t>
      </w:r>
    </w:p>
    <w:p w:rsidR="00000000" w:rsidDel="00000000" w:rsidP="00000000" w:rsidRDefault="00000000" w:rsidRPr="00000000" w14:paraId="0000001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marshmallow</w:t>
      </w:r>
    </w:p>
    <w:p w:rsidR="00000000" w:rsidDel="00000000" w:rsidP="00000000" w:rsidRDefault="00000000" w:rsidRPr="00000000" w14:paraId="0000001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orange</w:t>
      </w:r>
    </w:p>
    <w:p w:rsidR="00000000" w:rsidDel="00000000" w:rsidP="00000000" w:rsidRDefault="00000000" w:rsidRPr="00000000" w14:paraId="0000001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new</w:t>
      </w:r>
    </w:p>
    <w:p w:rsidR="00000000" w:rsidDel="00000000" w:rsidP="00000000" w:rsidRDefault="00000000" w:rsidRPr="00000000" w14:paraId="0000001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oppo</w:t>
      </w:r>
    </w:p>
    <w:p w:rsidR="00000000" w:rsidDel="00000000" w:rsidP="00000000" w:rsidRDefault="00000000" w:rsidRPr="00000000" w14:paraId="0000001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vivo</w:t>
      </w:r>
    </w:p>
    <w:p w:rsidR="00000000" w:rsidDel="00000000" w:rsidP="00000000" w:rsidRDefault="00000000" w:rsidRPr="00000000" w14:paraId="0000001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China</w:t>
      </w:r>
    </w:p>
    <w:p w:rsidR="00000000" w:rsidDel="00000000" w:rsidP="00000000" w:rsidRDefault="00000000" w:rsidRPr="00000000" w14:paraId="0000001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429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552700"/>
            <wp:effectExtent b="0" l="0" r="0" t="0"/>
            <wp:docPr id="1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50292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50292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50546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50292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50292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5029200"/>
            <wp:effectExtent b="0" l="0" r="0" t="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50292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50419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a. create directory named EVERYONE in /home. Give all permission to EVERYONE</w:t>
      </w:r>
    </w:p>
    <w:p w:rsidR="00000000" w:rsidDel="00000000" w:rsidP="00000000" w:rsidRDefault="00000000" w:rsidRPr="00000000" w14:paraId="0000003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0955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b. Create a file with every user (whoami &gt;&gt; username.txt)</w:t>
      </w:r>
    </w:p>
    <w:p w:rsidR="00000000" w:rsidDel="00000000" w:rsidP="00000000" w:rsidRDefault="00000000" w:rsidRPr="00000000" w14:paraId="0000003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19685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51943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18161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1082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52959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oppo -&gt; primary group change -&gt; one</w:t>
      </w:r>
    </w:p>
    <w:p w:rsidR="00000000" w:rsidDel="00000000" w:rsidP="00000000" w:rsidRDefault="00000000" w:rsidRPr="00000000" w14:paraId="0000004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vivo -&gt; primary group change -&gt; two</w:t>
      </w:r>
    </w:p>
    <w:p w:rsidR="00000000" w:rsidDel="00000000" w:rsidP="00000000" w:rsidRDefault="00000000" w:rsidRPr="00000000" w14:paraId="0000004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55600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495675" cy="19621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jelly,kitkat, lolipop, marshmallow -&gt; add these users to sudo group</w:t>
      </w:r>
    </w:p>
    <w:p w:rsidR="00000000" w:rsidDel="00000000" w:rsidP="00000000" w:rsidRDefault="00000000" w:rsidRPr="00000000" w14:paraId="0000004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52197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fish,gun -&gt; add these users to one group as well (secondary group)</w:t>
      </w:r>
    </w:p>
    <w:p w:rsidR="00000000" w:rsidDel="00000000" w:rsidP="00000000" w:rsidRDefault="00000000" w:rsidRPr="00000000" w14:paraId="0000004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324475" cy="67437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11049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Q.2 Create Numbers.txt which will contain numbers from 1-50</w:t>
      </w:r>
    </w:p>
    <w:p w:rsidR="00000000" w:rsidDel="00000000" w:rsidP="00000000" w:rsidRDefault="00000000" w:rsidRPr="00000000" w14:paraId="0000005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324475" cy="692467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692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a. display first 15 numbers</w:t>
      </w:r>
    </w:p>
    <w:p w:rsidR="00000000" w:rsidDel="00000000" w:rsidP="00000000" w:rsidRDefault="00000000" w:rsidRPr="00000000" w14:paraId="0000005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b. display last 10 numbers</w:t>
      </w:r>
    </w:p>
    <w:p w:rsidR="00000000" w:rsidDel="00000000" w:rsidP="00000000" w:rsidRDefault="00000000" w:rsidRPr="00000000" w14:paraId="0000005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324475" cy="486727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86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c. display numbers in reverse order.</w:t>
      </w:r>
    </w:p>
    <w:p w:rsidR="00000000" w:rsidDel="00000000" w:rsidP="00000000" w:rsidRDefault="00000000" w:rsidRPr="00000000" w14:paraId="0000005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324475" cy="654367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654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60" w:line="259" w:lineRule="auto"/>
        <w:rPr>
          <w:rFonts w:ascii="Calibri" w:cs="Calibri" w:eastAsia="Calibri" w:hAnsi="Calibri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rtl w:val="0"/>
        </w:rPr>
        <w:t xml:space="preserve">d.display numbers which includes 4 in it</w:t>
      </w:r>
    </w:p>
    <w:p w:rsidR="00000000" w:rsidDel="00000000" w:rsidP="00000000" w:rsidRDefault="00000000" w:rsidRPr="00000000" w14:paraId="0000005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Q.3 create Student.txt file as given below</w:t>
      </w:r>
    </w:p>
    <w:p w:rsidR="00000000" w:rsidDel="00000000" w:rsidP="00000000" w:rsidRDefault="00000000" w:rsidRPr="00000000" w14:paraId="0000006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Rollno:name:marks</w:t>
      </w:r>
    </w:p>
    <w:p w:rsidR="00000000" w:rsidDel="00000000" w:rsidP="00000000" w:rsidRDefault="00000000" w:rsidRPr="00000000" w14:paraId="0000006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1111:Ram:87</w:t>
      </w:r>
    </w:p>
    <w:p w:rsidR="00000000" w:rsidDel="00000000" w:rsidP="00000000" w:rsidRDefault="00000000" w:rsidRPr="00000000" w14:paraId="0000006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2222:Sham:69</w:t>
      </w:r>
    </w:p>
    <w:p w:rsidR="00000000" w:rsidDel="00000000" w:rsidP="00000000" w:rsidRDefault="00000000" w:rsidRPr="00000000" w14:paraId="0000006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3333:Teena:58</w:t>
      </w:r>
    </w:p>
    <w:p w:rsidR="00000000" w:rsidDel="00000000" w:rsidP="00000000" w:rsidRDefault="00000000" w:rsidRPr="00000000" w14:paraId="0000006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4444:Priya:74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Display only details of sham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Display only marks of Priya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after="160"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Display total number of lines in student.txt</w:t>
      </w:r>
    </w:p>
    <w:p w:rsidR="00000000" w:rsidDel="00000000" w:rsidP="00000000" w:rsidRDefault="00000000" w:rsidRPr="00000000" w14:paraId="0000006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ins w:author="Shagufta Nadaf" w:id="0" w:date="2024-03-12T12:24:14Z"/>
          <w:rFonts w:ascii="Calibri" w:cs="Calibri" w:eastAsia="Calibri" w:hAnsi="Calibri"/>
        </w:rPr>
      </w:pPr>
      <w:ins w:author="Shagufta Nadaf" w:id="0" w:date="2024-03-12T12:24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6A">
      <w:pPr>
        <w:rPr>
          <w:ins w:author="Shagufta Nadaf" w:id="0" w:date="2024-03-12T12:24:14Z"/>
          <w:rFonts w:ascii="Calibri" w:cs="Calibri" w:eastAsia="Calibri" w:hAnsi="Calibri"/>
        </w:rPr>
      </w:pPr>
      <w:ins w:author="Shagufta Nadaf" w:id="0" w:date="2024-03-12T12:24:1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6B">
      <w:pPr>
        <w:rPr>
          <w:ins w:author="Shagufta Nadaf" w:id="1" w:date="2024-03-12T12:24:20Z"/>
        </w:rPr>
      </w:pPr>
      <w:r w:rsidDel="00000000" w:rsidR="00000000" w:rsidRPr="00000000">
        <w:rPr/>
        <w:drawing>
          <wp:inline distB="114300" distT="114300" distL="114300" distR="114300">
            <wp:extent cx="5324475" cy="290512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ins w:author="Shagufta Nadaf" w:id="1" w:date="2024-03-12T12:24:20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6C">
      <w:pPr>
        <w:rPr>
          <w:ins w:author="Shagufta Nadaf" w:id="1" w:date="2024-03-12T12:24:20Z"/>
        </w:rPr>
      </w:pPr>
      <w:ins w:author="Shagufta Nadaf" w:id="1" w:date="2024-03-12T12:24:20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6D">
      <w:pPr>
        <w:rPr/>
      </w:pPr>
      <w:ins w:author="Shagufta Nadaf" w:id="1" w:date="2024-03-12T12:24:20Z">
        <w:r w:rsidDel="00000000" w:rsidR="00000000" w:rsidRPr="00000000">
          <w:rPr/>
          <w:drawing>
            <wp:inline distB="114300" distT="114300" distL="114300" distR="114300">
              <wp:extent cx="5715000" cy="2952750"/>
              <wp:effectExtent b="0" l="0" r="0" t="0"/>
              <wp:docPr id="2" name="image19.png"/>
              <a:graphic>
                <a:graphicData uri="http://schemas.openxmlformats.org/drawingml/2006/picture">
                  <pic:pic>
                    <pic:nvPicPr>
                      <pic:cNvPr id="0" name="image19.png"/>
                      <pic:cNvPicPr preferRelativeResize="0"/>
                    </pic:nvPicPr>
                    <pic:blipFill>
                      <a:blip r:embed="rId3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15000" cy="295275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ins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7.png"/><Relationship Id="rId21" Type="http://schemas.openxmlformats.org/officeDocument/2006/relationships/image" Target="media/image23.png"/><Relationship Id="rId24" Type="http://schemas.openxmlformats.org/officeDocument/2006/relationships/image" Target="media/image8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18.png"/><Relationship Id="rId25" Type="http://schemas.openxmlformats.org/officeDocument/2006/relationships/image" Target="media/image14.png"/><Relationship Id="rId28" Type="http://schemas.openxmlformats.org/officeDocument/2006/relationships/image" Target="media/image9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5.png"/><Relationship Id="rId7" Type="http://schemas.openxmlformats.org/officeDocument/2006/relationships/image" Target="media/image26.png"/><Relationship Id="rId8" Type="http://schemas.openxmlformats.org/officeDocument/2006/relationships/image" Target="media/image10.png"/><Relationship Id="rId31" Type="http://schemas.openxmlformats.org/officeDocument/2006/relationships/image" Target="media/image19.png"/><Relationship Id="rId30" Type="http://schemas.openxmlformats.org/officeDocument/2006/relationships/image" Target="media/image2.png"/><Relationship Id="rId11" Type="http://schemas.openxmlformats.org/officeDocument/2006/relationships/image" Target="media/image24.png"/><Relationship Id="rId10" Type="http://schemas.openxmlformats.org/officeDocument/2006/relationships/image" Target="media/image11.png"/><Relationship Id="rId13" Type="http://schemas.openxmlformats.org/officeDocument/2006/relationships/image" Target="media/image21.png"/><Relationship Id="rId12" Type="http://schemas.openxmlformats.org/officeDocument/2006/relationships/image" Target="media/image13.png"/><Relationship Id="rId15" Type="http://schemas.openxmlformats.org/officeDocument/2006/relationships/image" Target="media/image25.png"/><Relationship Id="rId14" Type="http://schemas.openxmlformats.org/officeDocument/2006/relationships/image" Target="media/image7.png"/><Relationship Id="rId17" Type="http://schemas.openxmlformats.org/officeDocument/2006/relationships/image" Target="media/image4.png"/><Relationship Id="rId16" Type="http://schemas.openxmlformats.org/officeDocument/2006/relationships/image" Target="media/image20.png"/><Relationship Id="rId19" Type="http://schemas.openxmlformats.org/officeDocument/2006/relationships/image" Target="media/image16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